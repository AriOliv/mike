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CONTRATO DE PRESTAÇÃO DE SERVIÇOS DE ANÁLISE DE DADOS</w:t>
      </w:r>
    </w:p>
    <w:p>
      <w:r>
        <w:t xml:space="preserve">Entre AVENIA DEMO PAGAMENTOS LTDA. (fictícia) ("Avenia", CONTRATANTE) e DATAVALE ANALYTICS LTDA. (fictícia) ("DataVale", CONTRATADA).</w:t>
      </w:r>
    </w:p>
    <w:p>
      <w:pPr>
        <w:pStyle w:val="Heading2"/>
      </w:pPr>
      <w:r>
        <w:t xml:space="preserve">Cláusula 1 – Objeto</w:t>
      </w:r>
    </w:p>
    <w:p>
      <w:r>
        <w:t xml:space="preserve">1.1 A CONTRATADA prestará à Avenia serviços de análise de dados transacionais para prevenção a fraudes.</w:t>
      </w:r>
    </w:p>
    <w:p>
      <w:pPr>
        <w:pStyle w:val="Heading2"/>
      </w:pPr>
      <w:r>
        <w:t xml:space="preserve">Cláusula 6 – Alteração de Controle</w:t>
      </w:r>
    </w:p>
    <w:p>
      <w:r>
        <w:t xml:space="preserve">6.1 A alteração do controle societário </w:t>
      </w:r>
      <w:ins w:id="2" w:author="Agente de revisão" w:date="2026-10-21T18:22:09.866Z">
        <w:r>
          <w:t xml:space="preserve">de qualquer das Partes será comunicada à outra em até 30 (trinta) dias, não constituindo hipótese de rescisão. 'Controle' significa a titularidade da maioria do capital votante.</w:t>
        </w:r>
      </w:ins>
      <w:del w:id="1" w:author="Agente de revisão" w:date="2026-10-21T18:22:09.866Z">
        <w:r>
          <w:delText xml:space="preserve">da Avenia dependerá de anuência prévia da CONTRATADA, sob pena de rescisão.</w:delText>
        </w:r>
      </w:del>
    </w:p>
    <w:p>
      <w:pPr>
        <w:pStyle w:val="Heading2"/>
      </w:pPr>
      <w:r>
        <w:t xml:space="preserve">Cláusula 8 – Dados Pessoais</w:t>
      </w:r>
    </w:p>
    <w:p>
      <w:r>
        <w:t xml:space="preserve">8.1 A CONTRATADA poderá armazenar os dados em servidores localizados fora do </w:t>
      </w:r>
      <w:ins w:id="4" w:author="Agente de revisão" w:date="2026-10-21T18:22:09.866Z">
        <w:r>
          <w:t xml:space="preserve">Brasil, desde que adote as cláusulas-padrão contratuais aprovadas pela ANPD.</w:t>
        </w:r>
      </w:ins>
      <w:del w:id="3" w:author="Agente de revisão" w:date="2026-10-21T18:22:09.866Z">
        <w:r>
          <w:delText xml:space="preserve">Brasil.</w:delText>
        </w:r>
      </w:del>
    </w:p>
    <w:p>
      <w:pPr>
        <w:pStyle w:val="Heading2"/>
      </w:pPr>
      <w:r>
        <w:t xml:space="preserve">Cláusula 10 – Confidencialidade</w:t>
      </w:r>
    </w:p>
    <w:p>
      <w:r>
        <w:t xml:space="preserve">10.1 As Partes manterão sigilo sobre as informações recebidas </w:t>
      </w:r>
      <w:ins w:id="6" w:author="Agente de revisão" w:date="2026-10-21T18:22:09.866Z">
        <w:r>
          <w:t xml:space="preserve">ressalvada a divulgação exigida por lei, regulador ou ordem judicial, que independe de aviso à outra Parte quando a lei ou a autoridade o vedar</w:t>
        </w:r>
      </w:ins>
      <w:del w:id="5" w:author="Agente de revisão" w:date="2026-10-21T18:22:09.866Z">
        <w:r>
          <w:delText xml:space="preserve">e somente as revelarão a autoridades mediante aviso prévio à outra Parte</w:delText>
        </w:r>
      </w:del>
      <w:r>
        <w:t xml:space="preserve">.</w:t>
      </w:r>
    </w:p>
    <w:p>
      <w:pPr>
        <w:pStyle w:val="Heading2"/>
      </w:pPr>
      <w:r>
        <w:t xml:space="preserve">Cláusula 12 – Multa</w:t>
      </w:r>
    </w:p>
    <w:p>
      <w:r>
        <w:t xml:space="preserve">12.1 Em caso de rescisão antecipada pela Avenia, será devida multa de </w:t>
      </w:r>
      <w:ins w:id="8" w:author="Agente de revisão" w:date="2026-10-21T18:22:09.866Z">
        <w:r>
          <w:t xml:space="preserve">20% (vinte por cento) sobre o saldo remanescente</w:t>
        </w:r>
      </w:ins>
      <w:del w:id="7" w:author="Agente de revisão" w:date="2026-10-21T18:22:09.866Z">
        <w:r>
          <w:delText xml:space="preserve">50% (cinquenta por cento) do valor total</w:delText>
        </w:r>
      </w:del>
      <w:r>
        <w:t xml:space="preserve"> do Contrato.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2026-10-21T18:22:09.833Z</dcterms:created>
  <dcterms:modified xsi:type="dcterms:W3CDTF">2026-10-21T18:22:09.833Z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