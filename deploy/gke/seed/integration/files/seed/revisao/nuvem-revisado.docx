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CONTRATO DE LICENÇA DE SOFTWARE COMO SERVIÇO</w:t>
      </w:r>
    </w:p>
    <w:p>
      <w:r>
        <w:t xml:space="preserve">Entre AVENIA DEMO PAGAMENTOS LTDA. (fictícia) ("Avenia", CONTRATANTE) e NUVEM CONTÁBIL S.A. (fictícia) ("Nuvem", CONTRATADA).</w:t>
      </w:r>
    </w:p>
    <w:p>
      <w:pPr>
        <w:pStyle w:val="Heading2"/>
      </w:pPr>
      <w:r>
        <w:t xml:space="preserve">Cláusula 1 – Objeto</w:t>
      </w:r>
    </w:p>
    <w:p>
      <w:r>
        <w:t xml:space="preserve">1.1 A CONTRATADA licencia à Avenia o uso da plataforma de contabilidade em nuvem, na modalidade software como serviço.</w:t>
      </w:r>
    </w:p>
    <w:p>
      <w:pPr>
        <w:pStyle w:val="Heading2"/>
      </w:pPr>
      <w:r>
        <w:t xml:space="preserve">Cláusula 5 – Vigência e Renovação</w:t>
      </w:r>
    </w:p>
    <w:p>
      <w:r>
        <w:t xml:space="preserve">5.1 Este Contrato vigorará por 12 (doze) meses e será renovado automaticamente por iguais períodos, salvo manifestação em contrário com antecedência mínima de </w:t>
      </w:r>
      <w:ins w:id="2" w:author="Agente de revisão" w:date="2026-10-21T18:22:09.801Z">
        <w:r>
          <w:t xml:space="preserve">60 (sessenta)</w:t>
        </w:r>
      </w:ins>
      <w:del w:id="1" w:author="Agente de revisão" w:date="2026-10-21T18:22:09.801Z">
        <w:r>
          <w:delText xml:space="preserve">30 (trinta)</w:delText>
        </w:r>
      </w:del>
      <w:r>
        <w:t xml:space="preserve"> dias.</w:t>
      </w:r>
    </w:p>
    <w:p>
      <w:pPr>
        <w:pStyle w:val="Heading2"/>
      </w:pPr>
      <w:r>
        <w:t xml:space="preserve">Cláusula 7 – Cessão</w:t>
      </w:r>
    </w:p>
    <w:p>
      <w:r>
        <w:t xml:space="preserve">7.1 </w:t>
      </w:r>
      <w:ins w:id="4" w:author="Agente de revisão" w:date="2026-10-21T18:22:09.801Z">
        <w:r>
          <w:t xml:space="preserve">Nenhuma das Partes poderá ceder este Contrato sem o prévio consentimento por escrito da outra, exceto a cessão a sociedades do mesmo grupo econômico ou a sucessoras por fusão, cisão ou incorporação, mediante simples notificação.</w:t>
        </w:r>
      </w:ins>
      <w:del w:id="3" w:author="Agente de revisão" w:date="2026-10-21T18:22:09.801Z">
        <w:r>
          <w:delText xml:space="preserve">A Avenia não poderá ceder este Contrato, no todo ou em parte, sem o prévio consentimento por escrito da CONTRATADA.</w:delText>
        </w:r>
      </w:del>
    </w:p>
    <w:p>
      <w:pPr>
        <w:pStyle w:val="Heading2"/>
      </w:pPr>
      <w:r>
        <w:t xml:space="preserve">Cláusula 9 – Dados Pessoais</w:t>
      </w:r>
    </w:p>
    <w:p>
      <w:r>
        <w:t xml:space="preserve">9.1 As Partes tratarão dados pessoais conforme a Lei nº 13.709/2018, </w:t>
      </w:r>
      <w:ins w:id="6" w:author="Agente de revisão" w:date="2026-10-21T18:22:09.801Z">
        <w:r>
          <w:t xml:space="preserve">atuando a Avenia como controladora e a CONTRATADA como operadora, que comunicará qualquer incidente de segurança em até 48 (quarenta e oito) horas de sua ciência</w:t>
        </w:r>
      </w:ins>
      <w:del w:id="5" w:author="Agente de revisão" w:date="2026-10-21T18:22:09.801Z">
        <w:r>
          <w:delText xml:space="preserve">nos termos da Política de Privacidade disponível no site da CONTRATADA</w:delText>
        </w:r>
      </w:del>
      <w:r>
        <w:t xml:space="preserve">.</w:t>
      </w:r>
    </w:p>
    <w:p>
      <w:pPr>
        <w:pStyle w:val="Heading2"/>
      </w:pPr>
      <w:r>
        <w:t xml:space="preserve">Cláusula 11 – Responsabilidade</w:t>
      </w:r>
    </w:p>
    <w:p>
      <w:r>
        <w:t xml:space="preserve">11.1 A responsabilidade de cada Parte fica limitada ao valor pago nos 12 (doze) meses anteriores ao evento, excluídos lucros cessantes e danos indiretos.</w:t>
      </w:r>
    </w:p>
    <w:p>
      <w:pPr>
        <w:pStyle w:val="Heading2"/>
      </w:pPr>
      <w:r>
        <w:t xml:space="preserve">Cláusula 20 – Foro</w:t>
      </w:r>
    </w:p>
    <w:p>
      <w:r>
        <w:t xml:space="preserve">20.1 Este Contrato é regido pelas leis </w:t>
      </w:r>
      <w:ins w:id="8" w:author="Agente de revisão" w:date="2026-10-21T18:22:09.801Z">
        <w:r>
          <w:t xml:space="preserve">da República Federativa do Brasil, e fica eleito o foro da Comarca de São Paulo/SP.</w:t>
        </w:r>
      </w:ins>
      <w:del w:id="7" w:author="Agente de revisão" w:date="2026-10-21T18:22:09.801Z">
        <w:r>
          <w:delText xml:space="preserve">do Estado de Nova York, EUA, e fica eleito o foro da cidade de Nova York.</w:delText>
        </w:r>
      </w:del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2026-10-21T18:22:09.689Z</dcterms:created>
  <dcterms:modified xsi:type="dcterms:W3CDTF">2026-10-21T18:22:09.693Z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